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FE5B33" w14:textId="77777777" w:rsidR="00724797" w:rsidRDefault="00286ECF" w:rsidP="00724797">
      <w:pPr>
        <w:keepNext/>
        <w:jc w:val="center"/>
        <w:rPr>
          <w:b/>
        </w:rPr>
      </w:pPr>
      <w:r>
        <w:rPr>
          <w:b/>
        </w:rPr>
        <w:t xml:space="preserve">Technical Summary: </w:t>
      </w:r>
    </w:p>
    <w:p w14:paraId="29C44EA0" w14:textId="29FD8700" w:rsidR="00286ECF" w:rsidRPr="00286ECF" w:rsidRDefault="00286ECF" w:rsidP="00724797">
      <w:pPr>
        <w:keepNext/>
        <w:jc w:val="center"/>
        <w:rPr>
          <w:b/>
        </w:rPr>
      </w:pPr>
      <w:r w:rsidRPr="00286ECF">
        <w:rPr>
          <w:b/>
        </w:rPr>
        <w:t>Development of dWind Customer Locations and Allowable Turbine Height Ranges</w:t>
      </w:r>
    </w:p>
    <w:p w14:paraId="7E30CBCF" w14:textId="67510BBD" w:rsidR="00724797" w:rsidRDefault="00724797" w:rsidP="009D5A6A">
      <w:pPr>
        <w:keepNext/>
        <w:jc w:val="center"/>
      </w:pPr>
      <w:r>
        <w:t xml:space="preserve">Michael Gleason </w:t>
      </w:r>
      <w:r w:rsidR="009D5A6A">
        <w:t>–</w:t>
      </w:r>
      <w:r>
        <w:t xml:space="preserve"> </w:t>
      </w:r>
      <w:r w:rsidR="00286ECF" w:rsidRPr="00286ECF">
        <w:t>GIS Scientist</w:t>
      </w:r>
    </w:p>
    <w:p w14:paraId="40D67B6A" w14:textId="3107C8F9" w:rsidR="00286ECF" w:rsidRPr="00286ECF" w:rsidRDefault="00727ABE" w:rsidP="009D5A6A">
      <w:pPr>
        <w:keepNext/>
        <w:jc w:val="center"/>
      </w:pPr>
      <w:r>
        <w:t>National Renewable Energy Laboratory</w:t>
      </w:r>
    </w:p>
    <w:p w14:paraId="7F495FF4" w14:textId="5552AB85" w:rsidR="00286ECF" w:rsidRPr="00286ECF" w:rsidRDefault="00286ECF" w:rsidP="009D5A6A">
      <w:pPr>
        <w:keepNext/>
        <w:jc w:val="center"/>
      </w:pPr>
      <w:r w:rsidRPr="00286ECF">
        <w:t>5/1/15</w:t>
      </w:r>
    </w:p>
    <w:p w14:paraId="6B09094B" w14:textId="77777777" w:rsidR="00286ECF" w:rsidRDefault="00286ECF" w:rsidP="00302B96">
      <w:pPr>
        <w:keepNext/>
        <w:rPr>
          <w:b/>
        </w:rPr>
      </w:pPr>
    </w:p>
    <w:p w14:paraId="4BC4255A" w14:textId="3ED9DD6A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Introduction</w:t>
      </w:r>
    </w:p>
    <w:p w14:paraId="410D55F2" w14:textId="16B3C166" w:rsidR="006F73DC" w:rsidRDefault="006F73DC" w:rsidP="006F73DC">
      <w:r>
        <w:t xml:space="preserve">The dWind Model evaluates the economic value of distributed wind systems at potential customer locations within each county of the contiguous United States. </w:t>
      </w:r>
      <w:r w:rsidR="009D7F97">
        <w:t>C</w:t>
      </w:r>
      <w:r>
        <w:t>ustomer locations</w:t>
      </w:r>
      <w:r w:rsidR="009D7F97">
        <w:t xml:space="preserve"> in the model</w:t>
      </w:r>
      <w:r>
        <w:t xml:space="preserve"> are represented </w:t>
      </w:r>
      <w:r w:rsidR="009D7F97">
        <w:t xml:space="preserve">using </w:t>
      </w:r>
      <w:r>
        <w:t xml:space="preserve">a </w:t>
      </w:r>
      <w:r w:rsidR="003055FE">
        <w:t>fine</w:t>
      </w:r>
      <w:r>
        <w:t xml:space="preserve">-resolution, national geospatial grid, derived by the dWind team through a first-of-kind analysis. This grid indicates which grid cells are likely to be used by each of the three customer sectors (residential, commercial, and industrial). Each square </w:t>
      </w:r>
      <w:r w:rsidR="009D7F97">
        <w:t xml:space="preserve">grid </w:t>
      </w:r>
      <w:r>
        <w:t xml:space="preserve">cell </w:t>
      </w:r>
      <w:r w:rsidR="009D7F97">
        <w:t xml:space="preserve">is </w:t>
      </w:r>
      <w:r>
        <w:t xml:space="preserve">200 m by 200 m in size, which is a sufficiently high degree of spatial resolution to </w:t>
      </w:r>
      <w:r w:rsidR="009D7F97">
        <w:t>attribute each location w</w:t>
      </w:r>
      <w:r>
        <w:t xml:space="preserve">ith </w:t>
      </w:r>
      <w:r w:rsidR="00075712">
        <w:t xml:space="preserve">local </w:t>
      </w:r>
      <w:r>
        <w:t xml:space="preserve">characteristics critical to evaluating the local economics of distributed wind. </w:t>
      </w:r>
    </w:p>
    <w:p w14:paraId="1D84F868" w14:textId="77777777" w:rsidR="006F73DC" w:rsidRDefault="006F73DC" w:rsidP="006F73DC"/>
    <w:p w14:paraId="113A75CA" w14:textId="11868C78" w:rsidR="006F73DC" w:rsidRDefault="006F73DC" w:rsidP="006F73DC">
      <w:r>
        <w:t xml:space="preserve">One of most important characteristics attributed to each customer location is </w:t>
      </w:r>
      <w:r w:rsidR="0076400A">
        <w:t xml:space="preserve">a set of constraints defining </w:t>
      </w:r>
      <w:r>
        <w:t xml:space="preserve">the allowable </w:t>
      </w:r>
      <w:r w:rsidR="00F36FB9">
        <w:t xml:space="preserve">wind </w:t>
      </w:r>
      <w:r>
        <w:t>system size and turbine height t</w:t>
      </w:r>
      <w:r w:rsidR="00F36FB9">
        <w:t>hat can be constructed at the site</w:t>
      </w:r>
      <w:r>
        <w:t xml:space="preserve">. These </w:t>
      </w:r>
      <w:r w:rsidR="007F2B93">
        <w:t xml:space="preserve">constraints are determined in the model using a combination of three </w:t>
      </w:r>
      <w:r w:rsidR="00672E0E">
        <w:t xml:space="preserve">local </w:t>
      </w:r>
      <w:r w:rsidR="007F2B93">
        <w:t xml:space="preserve">factors: </w:t>
      </w:r>
      <w:r>
        <w:t>parcel size</w:t>
      </w:r>
      <w:r w:rsidR="007F2B93">
        <w:t xml:space="preserve">, </w:t>
      </w:r>
      <w:r>
        <w:t>degree</w:t>
      </w:r>
      <w:r w:rsidR="00B95FA2">
        <w:t xml:space="preserve"> of existing development</w:t>
      </w:r>
      <w:r>
        <w:t xml:space="preserve">, and </w:t>
      </w:r>
      <w:r w:rsidR="00670381">
        <w:t xml:space="preserve">nearby </w:t>
      </w:r>
      <w:r>
        <w:t xml:space="preserve">tree </w:t>
      </w:r>
      <w:r w:rsidR="007F2B93">
        <w:t>canopy density and height</w:t>
      </w:r>
      <w:r w:rsidR="00600E72">
        <w:t xml:space="preserve">. These local factors </w:t>
      </w:r>
      <w:r>
        <w:t>have been set</w:t>
      </w:r>
      <w:r w:rsidR="00E4757D">
        <w:t xml:space="preserve"> for each </w:t>
      </w:r>
      <w:r w:rsidR="00600E72">
        <w:t>customer location</w:t>
      </w:r>
      <w:r w:rsidR="00386698">
        <w:t xml:space="preserve"> in the model</w:t>
      </w:r>
      <w:r>
        <w:t xml:space="preserve"> </w:t>
      </w:r>
      <w:r w:rsidR="00666E46">
        <w:t>through</w:t>
      </w:r>
      <w:r>
        <w:t xml:space="preserve"> </w:t>
      </w:r>
      <w:del w:id="0" w:author="NREL" w:date="2015-05-07T15:13:00Z">
        <w:r w:rsidDel="003F29DF">
          <w:delText xml:space="preserve">on </w:delText>
        </w:r>
      </w:del>
      <w:r w:rsidR="005D1527">
        <w:t>a GIS</w:t>
      </w:r>
      <w:r w:rsidR="008042C8">
        <w:t xml:space="preserve"> analysis of </w:t>
      </w:r>
      <w:r w:rsidR="003055FE">
        <w:t>fine</w:t>
      </w:r>
      <w:r w:rsidR="008042C8">
        <w:t xml:space="preserve">-resolution, national </w:t>
      </w:r>
      <w:r>
        <w:t xml:space="preserve">geospatial datasets; however, the specific assumptions relating these factors to ranges of allowable turbine heights are flexible inputs that can be adjusted by users of the dWind model. </w:t>
      </w:r>
    </w:p>
    <w:p w14:paraId="5813F9BC" w14:textId="77777777" w:rsidR="006F73DC" w:rsidRDefault="006F73DC" w:rsidP="006F73DC"/>
    <w:p w14:paraId="20548A38" w14:textId="0AC58F37" w:rsidR="006F73DC" w:rsidRDefault="006F73DC" w:rsidP="006F73DC">
      <w:r>
        <w:t>This document provides a summary of the analysis methods used to derive the customer location grids for each sector, as well as the turbine height factors for each customer location.</w:t>
      </w:r>
    </w:p>
    <w:p w14:paraId="2CAA0229" w14:textId="77777777" w:rsidR="006F73DC" w:rsidRDefault="006F73DC"/>
    <w:p w14:paraId="470FFEAE" w14:textId="4BAA2483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Customer Locations</w:t>
      </w:r>
    </w:p>
    <w:p w14:paraId="7982575E" w14:textId="1D274FB5" w:rsidR="00F201B4" w:rsidRDefault="003B46D5" w:rsidP="00E06BC1">
      <w:r w:rsidRPr="002D689A">
        <w:t>Figure 1 provides</w:t>
      </w:r>
      <w:r w:rsidRPr="00991FEA">
        <w:t xml:space="preserve"> an overview of the analysis process used to identify customer locations for each of the three customer sectors.</w:t>
      </w:r>
      <w:r>
        <w:t xml:space="preserve"> </w:t>
      </w:r>
      <w:r w:rsidR="00E06BC1">
        <w:t xml:space="preserve">Customer locations for the residential sector were developed primarily using an analysis of the </w:t>
      </w:r>
      <w:proofErr w:type="spellStart"/>
      <w:r w:rsidR="00E06BC1">
        <w:t>LandScan</w:t>
      </w:r>
      <w:proofErr w:type="spellEnd"/>
      <w:r w:rsidR="00464650" w:rsidRPr="00464650">
        <w:rPr>
          <w:rFonts w:ascii="Lucida Grande" w:hAnsi="Lucida Grande"/>
          <w:color w:val="000000"/>
        </w:rPr>
        <w:t>™</w:t>
      </w:r>
      <w:r w:rsidR="00E06BC1">
        <w:t xml:space="preserve"> </w:t>
      </w:r>
      <w:r w:rsidR="00464650">
        <w:t>USA geospatial</w:t>
      </w:r>
      <w:r w:rsidR="00E06BC1">
        <w:t xml:space="preserve"> grids</w:t>
      </w:r>
      <w:r w:rsidR="00464650">
        <w:t>, which provide a fine-resolution estimate of</w:t>
      </w:r>
      <w:r w:rsidR="00E06BC1">
        <w:t xml:space="preserve"> daytime and nighttime population</w:t>
      </w:r>
      <w:r w:rsidR="00464650">
        <w:t xml:space="preserve"> (</w:t>
      </w:r>
      <w:r w:rsidR="00464650" w:rsidRPr="00991FEA">
        <w:t>ORNL 2011</w:t>
      </w:r>
      <w:r w:rsidR="00464650">
        <w:t>). These population grids were overlaid and combined to determine the ratio of nighttime to daytime population</w:t>
      </w:r>
      <w:r w:rsidR="00217084">
        <w:t>. Under the assumption that residential areas tend to be more heavily popu</w:t>
      </w:r>
      <w:r w:rsidR="0005698C">
        <w:t>lated in the evening and night (when most people are home) than during the day (</w:t>
      </w:r>
      <w:r w:rsidR="00217084">
        <w:t>when man</w:t>
      </w:r>
      <w:r w:rsidR="0005698C">
        <w:t xml:space="preserve">y people are at work or school), </w:t>
      </w:r>
      <w:r w:rsidR="00217084">
        <w:t>grid cells with a nighttime to daytime</w:t>
      </w:r>
      <w:r w:rsidR="00464650">
        <w:t xml:space="preserve"> ratio</w:t>
      </w:r>
      <w:r w:rsidR="00D04912">
        <w:t xml:space="preserve"> </w:t>
      </w:r>
      <w:r w:rsidR="00217084">
        <w:t>exceeding</w:t>
      </w:r>
      <w:r w:rsidR="00D04912">
        <w:t xml:space="preserve"> </w:t>
      </w:r>
      <w:r w:rsidR="00217084">
        <w:t>a value of one</w:t>
      </w:r>
      <w:r w:rsidR="00D04912">
        <w:t xml:space="preserve"> were classified as residential. To </w:t>
      </w:r>
      <w:r w:rsidR="00B9756A">
        <w:t>refine</w:t>
      </w:r>
      <w:r w:rsidR="00C06015">
        <w:t xml:space="preserve"> the resulting grid,</w:t>
      </w:r>
      <w:r w:rsidR="00D04912">
        <w:t xml:space="preserve"> a second analysis was conducted to remove grid cells coinciding with known locations of non-residential facilities with high nighttime populations, including prisons, hotels, motels, college campuses, and industrial complexes (</w:t>
      </w:r>
      <w:r w:rsidR="00D04912" w:rsidRPr="00991FEA">
        <w:t>HSIP Gold 2012</w:t>
      </w:r>
      <w:r w:rsidR="00D04912">
        <w:t>).</w:t>
      </w:r>
      <w:r w:rsidR="00F201B4">
        <w:t xml:space="preserve"> For the commercial and </w:t>
      </w:r>
      <w:r w:rsidR="00F201B4">
        <w:lastRenderedPageBreak/>
        <w:t>industrial sectors, the customer location grids were derived using a dataset of known business facility locations. These locations were separated into commercial and industrial groups based on two digit codes from the North American Industry Classification System</w:t>
      </w:r>
      <w:r w:rsidR="005C5EA3">
        <w:t xml:space="preserve"> (NAICS)</w:t>
      </w:r>
      <w:r w:rsidR="00F201B4">
        <w:t xml:space="preserve">, then each point location was expanded by </w:t>
      </w:r>
      <w:r w:rsidR="00F27E64">
        <w:t xml:space="preserve">a 90 m radius, and the resulting areas were overlaid on the grid to identify grid cells occupied by facilities of each sector. </w:t>
      </w:r>
      <w:r w:rsidR="00352FE3">
        <w:t xml:space="preserve">Based on a qualitative evaluation against select city </w:t>
      </w:r>
      <w:r w:rsidR="00C06AE7">
        <w:t>and</w:t>
      </w:r>
      <w:r w:rsidR="00352FE3">
        <w:t xml:space="preserve"> county zoning maps, the customer locations were determined to be of sufficient fide</w:t>
      </w:r>
      <w:r w:rsidR="008A5D0D">
        <w:t>lity for use in the dWind model. Figure 2 illustrates an example of the qualitative validation performed on the customer locations; specifically, it shows dWind residential customer locations overlaid on areas zoned for residential use by the City of Boulder, Colorado.</w:t>
      </w:r>
    </w:p>
    <w:p w14:paraId="087D0821" w14:textId="77777777" w:rsidR="001539F0" w:rsidRDefault="001539F0" w:rsidP="00E06BC1"/>
    <w:p w14:paraId="4BD005FD" w14:textId="323EBD45" w:rsidR="001539F0" w:rsidRDefault="001539F0" w:rsidP="001539F0">
      <w:pPr>
        <w:keepNext/>
        <w:keepLines/>
      </w:pPr>
      <w:r w:rsidRPr="001343AC">
        <w:rPr>
          <w:b/>
        </w:rPr>
        <w:t xml:space="preserve">Figure </w:t>
      </w:r>
      <w:r>
        <w:rPr>
          <w:b/>
        </w:rPr>
        <w:t>1</w:t>
      </w:r>
      <w:r w:rsidRPr="001343AC">
        <w:rPr>
          <w:b/>
        </w:rPr>
        <w:t>.</w:t>
      </w:r>
      <w:r w:rsidRPr="001343AC">
        <w:t xml:space="preserve"> Graphical workflow illustrating the analysis used to develop </w:t>
      </w:r>
      <w:r>
        <w:t>customer locations for the dWind model.</w:t>
      </w:r>
    </w:p>
    <w:p w14:paraId="2D8346EA" w14:textId="0387E970" w:rsidR="00A8718C" w:rsidRDefault="002323E7" w:rsidP="00E06BC1">
      <w:r>
        <w:rPr>
          <w:noProof/>
        </w:rPr>
        <w:drawing>
          <wp:inline distT="0" distB="0" distL="0" distR="0" wp14:anchorId="0EBB6F3B" wp14:editId="16778DCF">
            <wp:extent cx="5486400" cy="4563745"/>
            <wp:effectExtent l="0" t="0" r="0" b="8255"/>
            <wp:docPr id="3" name="Picture 3" descr="Macintosh HD:Users:mgleason:NREL_Projects:git_repos:diffusion:docs:customer_lo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gleason:NREL_Projects:git_repos:diffusion:docs:customer_locatio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4FFF" w14:textId="709BAEED" w:rsidR="00C002B7" w:rsidRDefault="00C002B7" w:rsidP="00C002B7">
      <w:pPr>
        <w:keepNext/>
        <w:keepLines/>
      </w:pPr>
      <w:r w:rsidRPr="001343AC">
        <w:rPr>
          <w:b/>
        </w:rPr>
        <w:lastRenderedPageBreak/>
        <w:t xml:space="preserve">Figure </w:t>
      </w:r>
      <w:r>
        <w:rPr>
          <w:b/>
        </w:rPr>
        <w:t>2</w:t>
      </w:r>
      <w:r w:rsidRPr="001343AC">
        <w:rPr>
          <w:b/>
        </w:rPr>
        <w:t>.</w:t>
      </w:r>
      <w:r w:rsidRPr="001343AC">
        <w:t xml:space="preserve"> </w:t>
      </w:r>
      <w:r w:rsidR="00C86F37">
        <w:t xml:space="preserve">A comparison of the </w:t>
      </w:r>
      <w:r w:rsidR="004C7D9E">
        <w:t xml:space="preserve">derived dWind </w:t>
      </w:r>
      <w:r w:rsidR="00C86F37">
        <w:t>residential customer locations to land that is legally zoned for residential use in the City of Boulder, CO.</w:t>
      </w:r>
    </w:p>
    <w:p w14:paraId="6B980A33" w14:textId="77777777" w:rsidR="00C86F37" w:rsidRDefault="004C7D9E" w:rsidP="00C002B7">
      <w:pPr>
        <w:keepNext/>
        <w:keepLines/>
      </w:pPr>
      <w:r>
        <w:rPr>
          <w:noProof/>
        </w:rPr>
        <w:drawing>
          <wp:inline distT="0" distB="0" distL="0" distR="0" wp14:anchorId="0BDBFC07" wp14:editId="37497BA0">
            <wp:extent cx="5126477" cy="5126477"/>
            <wp:effectExtent l="0" t="0" r="4445" b="4445"/>
            <wp:docPr id="5" name="Picture 5" descr="Staff:mgleason:DG_Wind:Graphics:residential_customer_locations_boulder_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ff:mgleason:DG_Wind:Graphics:residential_customer_locations_boulder_cit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77" cy="512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431D" w14:textId="77777777" w:rsidR="00823024" w:rsidRDefault="00823024" w:rsidP="00E06BC1"/>
    <w:p w14:paraId="5947A47C" w14:textId="2C7DFC4B" w:rsidR="00074770" w:rsidRPr="00074770" w:rsidRDefault="00074770" w:rsidP="00302B96">
      <w:pPr>
        <w:keepNext/>
        <w:rPr>
          <w:b/>
        </w:rPr>
      </w:pPr>
      <w:r w:rsidRPr="00074770">
        <w:rPr>
          <w:b/>
        </w:rPr>
        <w:t>Turbine Height Criteria</w:t>
      </w:r>
    </w:p>
    <w:p w14:paraId="4B1D82EA" w14:textId="508CC287" w:rsidR="00B45A05" w:rsidRDefault="00336CB0" w:rsidP="00E06BC1">
      <w:r>
        <w:t>For each customer location, the dWind model determines the range of feasible turbine heights that can be constructed. This turbine height range is based</w:t>
      </w:r>
      <w:r w:rsidR="00D52E99">
        <w:t xml:space="preserve"> on three local facto</w:t>
      </w:r>
      <w:r w:rsidR="005E2291">
        <w:t xml:space="preserve">rs: the average residential parcel size, the amount of existing highly developed land, and the amount and height of existing tree canopy. Together, these three factors are used to provide a nationwide approximation of the legal (i.e., zoning, safety) and operational constraints affecting distributed wind development. </w:t>
      </w:r>
      <w:r w:rsidR="00AB559E" w:rsidRPr="001343AC">
        <w:t>Figure 3</w:t>
      </w:r>
      <w:r w:rsidR="00AB559E">
        <w:t xml:space="preserve"> provides an overview of the processes used to analyze each factor and </w:t>
      </w:r>
      <w:r w:rsidR="000E75B5">
        <w:t>how</w:t>
      </w:r>
      <w:r w:rsidR="00AB559E">
        <w:t xml:space="preserve"> they are combined to determine the range of allowab</w:t>
      </w:r>
      <w:r w:rsidR="00D010AB">
        <w:t xml:space="preserve">le turbine heights at each site; each process is also described in </w:t>
      </w:r>
      <w:r w:rsidR="00E605F2">
        <w:t>detail in the text that follows.</w:t>
      </w:r>
    </w:p>
    <w:p w14:paraId="588AB51B" w14:textId="77777777" w:rsidR="00B45A05" w:rsidRDefault="00B45A05" w:rsidP="00E06BC1"/>
    <w:p w14:paraId="3F0559DD" w14:textId="391FA6AD" w:rsidR="00AB559E" w:rsidRDefault="00AB559E" w:rsidP="00AB559E">
      <w:pPr>
        <w:keepNext/>
        <w:keepLines/>
      </w:pPr>
      <w:r w:rsidRPr="001343AC">
        <w:rPr>
          <w:b/>
        </w:rPr>
        <w:lastRenderedPageBreak/>
        <w:t>Figure 3.</w:t>
      </w:r>
      <w:r w:rsidRPr="001343AC">
        <w:t xml:space="preserve"> Graphical workflow illustrating the analysis used to develop and combine each of the factors that </w:t>
      </w:r>
      <w:del w:id="1" w:author="NREL" w:date="2015-05-07T15:18:00Z">
        <w:r w:rsidRPr="001343AC" w:rsidDel="003F29DF">
          <w:delText>affects</w:delText>
        </w:r>
      </w:del>
      <w:ins w:id="2" w:author="NREL" w:date="2015-05-07T15:18:00Z">
        <w:r w:rsidR="003F29DF" w:rsidRPr="001343AC">
          <w:t>affect</w:t>
        </w:r>
      </w:ins>
      <w:r w:rsidRPr="001343AC">
        <w:t xml:space="preserve"> the range of developed turbine hub heights at each customer location.</w:t>
      </w:r>
    </w:p>
    <w:p w14:paraId="4B554A80" w14:textId="77777777" w:rsidR="00AB559E" w:rsidRDefault="00AB559E" w:rsidP="009B4797">
      <w:pPr>
        <w:keepNext/>
        <w:keepLines/>
        <w:jc w:val="center"/>
      </w:pPr>
      <w:r>
        <w:rPr>
          <w:noProof/>
        </w:rPr>
        <w:drawing>
          <wp:inline distT="0" distB="0" distL="0" distR="0" wp14:anchorId="2217FAD3" wp14:editId="65BCB5E7">
            <wp:extent cx="4914900" cy="4960477"/>
            <wp:effectExtent l="0" t="0" r="0" b="0"/>
            <wp:docPr id="2" name="Picture 2" descr="Macintosh HD:Users:mgleason:NREL_Projects:git_repos:diffusion:docs:siting_process_rever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gleason:NREL_Projects:git_repos:diffusion:docs:siting_process_revers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96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58D3" w14:textId="77777777" w:rsidR="00AB559E" w:rsidRDefault="00AB559E" w:rsidP="00E06BC1"/>
    <w:p w14:paraId="6E85B9A0" w14:textId="0E4A13CA" w:rsidR="00323572" w:rsidRDefault="00A13239" w:rsidP="00E06BC1">
      <w:r>
        <w:t xml:space="preserve">The average residential parcel size was selected as an important constraint because, </w:t>
      </w:r>
      <w:r w:rsidR="003446EF">
        <w:t>during</w:t>
      </w:r>
      <w:r>
        <w:t xml:space="preserve"> discussions between NREL and representatives from DWEA, parcel size was highlight</w:t>
      </w:r>
      <w:r w:rsidR="0056006F">
        <w:t>ed</w:t>
      </w:r>
      <w:r>
        <w:t xml:space="preserve"> as an important first order indicator for the feasibility of installing different height turbines.</w:t>
      </w:r>
      <w:r w:rsidRPr="00A13239">
        <w:t xml:space="preserve"> </w:t>
      </w:r>
      <w:r>
        <w:t xml:space="preserve">Nationwide parcel datasets are not freely available; therefore, as an alternative, the dWind model uses estimates of </w:t>
      </w:r>
      <w:r w:rsidRPr="00A13239">
        <w:rPr>
          <w:bCs/>
        </w:rPr>
        <w:t xml:space="preserve">acres per </w:t>
      </w:r>
      <w:del w:id="3" w:author="NREL" w:date="2015-05-07T15:20:00Z">
        <w:r w:rsidRPr="00A13239" w:rsidDel="003F29DF">
          <w:rPr>
            <w:bCs/>
          </w:rPr>
          <w:delText xml:space="preserve">of </w:delText>
        </w:r>
      </w:del>
      <w:r w:rsidRPr="00A13239">
        <w:rPr>
          <w:bCs/>
        </w:rPr>
        <w:t>housing unit</w:t>
      </w:r>
      <w:r>
        <w:rPr>
          <w:b/>
          <w:bCs/>
        </w:rPr>
        <w:t xml:space="preserve"> </w:t>
      </w:r>
      <w:r>
        <w:t>derived f</w:t>
      </w:r>
      <w:r w:rsidRPr="007169D4">
        <w:t>rom the Census 2010 at the block-level.</w:t>
      </w:r>
      <w:r>
        <w:t xml:space="preserve"> </w:t>
      </w:r>
      <w:r w:rsidRPr="007169D4">
        <w:t>Blo</w:t>
      </w:r>
      <w:r w:rsidR="00445C04">
        <w:t>cks are the smallest available geographic region</w:t>
      </w:r>
      <w:r w:rsidRPr="007169D4">
        <w:t xml:space="preserve"> for Census data. </w:t>
      </w:r>
      <w:r>
        <w:t>Commonly</w:t>
      </w:r>
      <w:r w:rsidRPr="007169D4">
        <w:t xml:space="preserve">, they </w:t>
      </w:r>
      <w:r w:rsidR="00910E35">
        <w:t>correspond to</w:t>
      </w:r>
      <w:r w:rsidRPr="007169D4">
        <w:t xml:space="preserve"> </w:t>
      </w:r>
      <w:r>
        <w:t xml:space="preserve">city blocks – </w:t>
      </w:r>
      <w:r w:rsidRPr="007169D4">
        <w:t>small areas bounded by streets on al</w:t>
      </w:r>
      <w:r>
        <w:t>l sides; however,</w:t>
      </w:r>
      <w:bookmarkStart w:id="4" w:name="_GoBack"/>
      <w:bookmarkEnd w:id="4"/>
      <w:r>
        <w:t xml:space="preserve"> i</w:t>
      </w:r>
      <w:r w:rsidRPr="007169D4">
        <w:t>n rural areas</w:t>
      </w:r>
      <w:r>
        <w:t xml:space="preserve">, they </w:t>
      </w:r>
      <w:r w:rsidR="00EB234D">
        <w:t xml:space="preserve">tend to be slightly larger and </w:t>
      </w:r>
      <w:r>
        <w:t xml:space="preserve">may be bounded by other physical, </w:t>
      </w:r>
      <w:r w:rsidRPr="007169D4">
        <w:t>manmade</w:t>
      </w:r>
      <w:r>
        <w:t>, or cultural</w:t>
      </w:r>
      <w:r w:rsidRPr="007169D4">
        <w:t xml:space="preserve"> features (</w:t>
      </w:r>
      <w:r w:rsidR="00EB234D">
        <w:t xml:space="preserve">e.g., railroads, streams, etc.) </w:t>
      </w:r>
      <w:proofErr w:type="gramStart"/>
      <w:r w:rsidR="00E62961">
        <w:t>(U.S. Bureau of the Census 1994)</w:t>
      </w:r>
      <w:r>
        <w:t>.</w:t>
      </w:r>
      <w:proofErr w:type="gramEnd"/>
      <w:r w:rsidR="00A0763E">
        <w:t xml:space="preserve"> Due to their fine spatial resolution, blocks allow for capturing sufficient spatial heterogeneity to differentiate patterns in parcel size between customer locations</w:t>
      </w:r>
      <w:r w:rsidR="004012EF" w:rsidRPr="00C85B13">
        <w:t>.</w:t>
      </w:r>
      <w:r w:rsidR="00C85B13" w:rsidRPr="00C85B13">
        <w:t xml:space="preserve"> </w:t>
      </w:r>
      <w:r w:rsidR="0072721B">
        <w:t>In the dWind model, t</w:t>
      </w:r>
      <w:r w:rsidR="00C85B13" w:rsidRPr="00C85B13">
        <w:t xml:space="preserve">he maximum allowable turbine height allowed at each customer location is </w:t>
      </w:r>
      <w:r w:rsidR="00D001E5">
        <w:t>constrained by</w:t>
      </w:r>
      <w:r w:rsidR="00C85B13" w:rsidRPr="00D40B04">
        <w:t xml:space="preserve"> the average residential parcel size for the intersecting </w:t>
      </w:r>
      <w:r w:rsidR="00C85B13" w:rsidRPr="00D40B04">
        <w:lastRenderedPageBreak/>
        <w:t xml:space="preserve">block, and a user-defined table that defines minimum required parcel size for each of the turbine hub heights evaluated in the model (see Table </w:t>
      </w:r>
      <w:r w:rsidR="00D40B04" w:rsidRPr="00D40B04">
        <w:t>1</w:t>
      </w:r>
      <w:r w:rsidR="00C85B13" w:rsidRPr="00D40B04">
        <w:t>).</w:t>
      </w:r>
      <w:r w:rsidR="001B7EE5" w:rsidRPr="00D40B04">
        <w:t xml:space="preserve"> The</w:t>
      </w:r>
      <w:r w:rsidR="00D40B04" w:rsidRPr="00D40B04">
        <w:t xml:space="preserve"> current</w:t>
      </w:r>
      <w:r w:rsidR="001B7EE5" w:rsidRPr="00D40B04">
        <w:t xml:space="preserve"> default values shown in Table </w:t>
      </w:r>
      <w:r w:rsidR="00D40B04" w:rsidRPr="00D40B04">
        <w:t>1</w:t>
      </w:r>
      <w:r w:rsidR="001B7EE5" w:rsidRPr="00D40B04">
        <w:t xml:space="preserve"> are based on preliminary feedback from DWEA representatives.</w:t>
      </w:r>
    </w:p>
    <w:p w14:paraId="79493D17" w14:textId="77777777" w:rsidR="00323572" w:rsidRDefault="00323572" w:rsidP="00E06BC1"/>
    <w:p w14:paraId="7CDD39EB" w14:textId="41CD4D03" w:rsidR="00213A17" w:rsidRDefault="00213A17" w:rsidP="00213A17">
      <w:pPr>
        <w:keepNext/>
        <w:keepLines/>
      </w:pPr>
      <w:r w:rsidRPr="00D40B04">
        <w:rPr>
          <w:b/>
        </w:rPr>
        <w:t xml:space="preserve">Table </w:t>
      </w:r>
      <w:r w:rsidR="00D40B04" w:rsidRPr="00D40B04">
        <w:rPr>
          <w:b/>
        </w:rPr>
        <w:t>1.</w:t>
      </w:r>
      <w:r w:rsidR="00D40B04" w:rsidRPr="00D40B04">
        <w:t xml:space="preserve"> </w:t>
      </w:r>
      <w:r w:rsidR="00E372A9">
        <w:t>User i</w:t>
      </w:r>
      <w:r w:rsidR="00D40B04" w:rsidRPr="00D40B04">
        <w:t xml:space="preserve">nput table </w:t>
      </w:r>
      <w:r w:rsidR="004D2C52">
        <w:t>defining</w:t>
      </w:r>
      <w:r w:rsidR="00D40B04" w:rsidRPr="00D40B04">
        <w:t xml:space="preserve"> minimum parcel size required for each turbine hub height, populated with current default values.</w:t>
      </w:r>
    </w:p>
    <w:p w14:paraId="4BE17325" w14:textId="77777777" w:rsidR="00D40B04" w:rsidRDefault="00D40B04" w:rsidP="00213A17">
      <w:pPr>
        <w:keepNext/>
        <w:keepLines/>
      </w:pPr>
    </w:p>
    <w:tbl>
      <w:tblPr>
        <w:tblW w:w="6560" w:type="dxa"/>
        <w:jc w:val="center"/>
        <w:tblInd w:w="93" w:type="dxa"/>
        <w:tblLook w:val="04A0" w:firstRow="1" w:lastRow="0" w:firstColumn="1" w:lastColumn="0" w:noHBand="0" w:noVBand="1"/>
      </w:tblPr>
      <w:tblGrid>
        <w:gridCol w:w="2860"/>
        <w:gridCol w:w="3700"/>
      </w:tblGrid>
      <w:tr w:rsidR="00213A17" w:rsidRPr="00213A17" w14:paraId="6DE935E0" w14:textId="77777777" w:rsidTr="00213A17">
        <w:trPr>
          <w:trHeight w:val="280"/>
          <w:jc w:val="center"/>
        </w:trPr>
        <w:tc>
          <w:tcPr>
            <w:tcW w:w="2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0FF1B87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Hub Height (m)</w:t>
            </w:r>
          </w:p>
        </w:tc>
        <w:tc>
          <w:tcPr>
            <w:tcW w:w="370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473F994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Minimum Parcel Size (acres)</w:t>
            </w:r>
          </w:p>
        </w:tc>
      </w:tr>
      <w:tr w:rsidR="00213A17" w:rsidRPr="00213A17" w14:paraId="5182CCCA" w14:textId="77777777" w:rsidTr="00213A17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26C4CBD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5" w:name="RANGE!B11:C15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m</w:t>
            </w:r>
            <w:bookmarkEnd w:id="5"/>
          </w:p>
        </w:tc>
        <w:tc>
          <w:tcPr>
            <w:tcW w:w="3700" w:type="dxa"/>
            <w:tcBorders>
              <w:top w:val="dashed" w:sz="8" w:space="0" w:color="E26B0A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66CC952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0.50</w:t>
            </w:r>
          </w:p>
        </w:tc>
      </w:tr>
      <w:tr w:rsidR="00213A17" w:rsidRPr="00213A17" w14:paraId="137CE9D0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21F7302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22FE5E8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1.00</w:t>
            </w:r>
          </w:p>
        </w:tc>
      </w:tr>
      <w:tr w:rsidR="00213A17" w:rsidRPr="00213A17" w14:paraId="3D5AF69F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3A228DB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5AA3149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2.00</w:t>
            </w:r>
          </w:p>
        </w:tc>
      </w:tr>
      <w:tr w:rsidR="00213A17" w:rsidRPr="00213A17" w14:paraId="4C9B4131" w14:textId="77777777" w:rsidTr="00213A17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65B409F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m</w:t>
            </w:r>
          </w:p>
        </w:tc>
        <w:tc>
          <w:tcPr>
            <w:tcW w:w="3700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46EEA77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3.00</w:t>
            </w:r>
          </w:p>
        </w:tc>
      </w:tr>
      <w:tr w:rsidR="00213A17" w:rsidRPr="00213A17" w14:paraId="01720AB6" w14:textId="77777777" w:rsidTr="00213A17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7B20E12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80 m</w:t>
            </w:r>
          </w:p>
        </w:tc>
        <w:tc>
          <w:tcPr>
            <w:tcW w:w="3700" w:type="dxa"/>
            <w:tcBorders>
              <w:top w:val="nil"/>
              <w:left w:val="nil"/>
              <w:bottom w:val="dashed" w:sz="8" w:space="0" w:color="E26B0A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376A3B4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4.00</w:t>
            </w:r>
          </w:p>
        </w:tc>
      </w:tr>
    </w:tbl>
    <w:p w14:paraId="1196268E" w14:textId="77777777" w:rsidR="00A8718C" w:rsidRDefault="00A8718C" w:rsidP="00E06BC1"/>
    <w:p w14:paraId="09D4462A" w14:textId="079B3658" w:rsidR="00B3586D" w:rsidRDefault="00323572" w:rsidP="00E06BC1">
      <w:r>
        <w:t>Because the</w:t>
      </w:r>
      <w:r w:rsidR="00C0286A">
        <w:t xml:space="preserve"> Census block data only account</w:t>
      </w:r>
      <w:r>
        <w:t xml:space="preserve"> for residential development, a secondary dataset was used to assign an overall degree of all developed land to each customer location. This data was derived from </w:t>
      </w:r>
      <w:r w:rsidR="00074770">
        <w:t xml:space="preserve">the </w:t>
      </w:r>
      <w:r w:rsidR="003055FE">
        <w:t>fine-</w:t>
      </w:r>
      <w:r w:rsidR="00074770">
        <w:t>resolution (30 m by 30</w:t>
      </w:r>
      <w:r w:rsidR="00C0286A">
        <w:t xml:space="preserve"> </w:t>
      </w:r>
      <w:r w:rsidR="00074770">
        <w:t xml:space="preserve">m) </w:t>
      </w:r>
      <w:r w:rsidRPr="0012120D">
        <w:t>National Land Cover Dataset</w:t>
      </w:r>
      <w:r w:rsidR="00485524" w:rsidRPr="0012120D">
        <w:t xml:space="preserve"> </w:t>
      </w:r>
      <w:r w:rsidR="0012120D" w:rsidRPr="0012120D">
        <w:t xml:space="preserve">2011 </w:t>
      </w:r>
      <w:r w:rsidR="00485524" w:rsidRPr="0012120D">
        <w:t>(NLCD)</w:t>
      </w:r>
      <w:r w:rsidRPr="0012120D">
        <w:t xml:space="preserve"> (</w:t>
      </w:r>
      <w:r w:rsidR="0012120D" w:rsidRPr="0012120D">
        <w:t>Jin et al. 2013</w:t>
      </w:r>
      <w:r w:rsidRPr="0012120D">
        <w:t>), which</w:t>
      </w:r>
      <w:r>
        <w:t xml:space="preserve"> include</w:t>
      </w:r>
      <w:r w:rsidR="00B2620F">
        <w:t xml:space="preserve">s a “High Intensity” land class. This land class is defined </w:t>
      </w:r>
      <w:r w:rsidR="00B3586D">
        <w:t xml:space="preserve">by MRLC (2014) </w:t>
      </w:r>
      <w:r w:rsidR="00B2620F">
        <w:t xml:space="preserve">as follows: </w:t>
      </w:r>
    </w:p>
    <w:p w14:paraId="1CC5FCC6" w14:textId="77777777" w:rsidR="00B3586D" w:rsidRDefault="00B3586D" w:rsidP="00B3586D">
      <w:pPr>
        <w:ind w:left="720"/>
      </w:pPr>
    </w:p>
    <w:p w14:paraId="6B92402D" w14:textId="01971BA3" w:rsidR="00B3586D" w:rsidRDefault="00323572" w:rsidP="00B3586D">
      <w:pPr>
        <w:ind w:left="720"/>
      </w:pPr>
      <w:r>
        <w:t>“</w:t>
      </w:r>
      <w:r w:rsidR="00B3586D">
        <w:t>H</w:t>
      </w:r>
      <w:r w:rsidRPr="007169D4">
        <w:t>ighly developed areas where people reside or work in high numbers. Examples include apartment complexes, row houses and commercial/industrial. Impervious surfaces account for</w:t>
      </w:r>
      <w:r>
        <w:t xml:space="preserve"> 80% to 100% of the total cover</w:t>
      </w:r>
      <w:r w:rsidR="00B3586D">
        <w:t>.”</w:t>
      </w:r>
      <w:r w:rsidR="00074770">
        <w:t xml:space="preserve"> </w:t>
      </w:r>
    </w:p>
    <w:p w14:paraId="09AB319E" w14:textId="77777777" w:rsidR="00B3586D" w:rsidRDefault="00B3586D" w:rsidP="00E06BC1"/>
    <w:p w14:paraId="42BB0721" w14:textId="63AD4984" w:rsidR="00323572" w:rsidRDefault="00074770" w:rsidP="00E06BC1">
      <w:r>
        <w:t xml:space="preserve">Given the intensity of development associated with this land class, the dWind model assumes that portions of customer sites </w:t>
      </w:r>
      <w:r w:rsidR="00311E13">
        <w:t>that it occupies</w:t>
      </w:r>
      <w:r>
        <w:t xml:space="preserve"> cannot be developed for wind. The percent of each 200 m by 200 m customer location </w:t>
      </w:r>
      <w:r w:rsidR="00AA6948">
        <w:t>covered</w:t>
      </w:r>
      <w:r>
        <w:t xml:space="preserve"> by this land class was derived from the finer resolution NLCD grid</w:t>
      </w:r>
      <w:r w:rsidRPr="001B7EE5">
        <w:t xml:space="preserve">.  </w:t>
      </w:r>
      <w:r w:rsidR="00285FE5">
        <w:t xml:space="preserve">To translate the percent of highly developed land </w:t>
      </w:r>
      <w:r w:rsidR="009A5483">
        <w:t xml:space="preserve">at each site </w:t>
      </w:r>
      <w:r w:rsidR="00285FE5">
        <w:t>to a turbine height constraint, t</w:t>
      </w:r>
      <w:r w:rsidRPr="001B7EE5">
        <w:t>he dWind m</w:t>
      </w:r>
      <w:r w:rsidR="001B7EE5" w:rsidRPr="001B7EE5">
        <w:t xml:space="preserve">odel allows the user to define the maximum </w:t>
      </w:r>
      <w:r w:rsidR="001B7EE5" w:rsidRPr="004D2C52">
        <w:t xml:space="preserve">percentage of heavily developed land at a customer site for each of the turbine hub heights evaluated in the model (see Table </w:t>
      </w:r>
      <w:r w:rsidR="004D2C52" w:rsidRPr="004D2C52">
        <w:t>2). The current d</w:t>
      </w:r>
      <w:r w:rsidRPr="004D2C52">
        <w:t xml:space="preserve">efault values </w:t>
      </w:r>
      <w:r w:rsidR="001B7EE5" w:rsidRPr="004D2C52">
        <w:t xml:space="preserve">shown in Table </w:t>
      </w:r>
      <w:r w:rsidR="004D2C52" w:rsidRPr="004D2C52">
        <w:t>2</w:t>
      </w:r>
      <w:r w:rsidR="001B7EE5" w:rsidRPr="004D2C52">
        <w:t xml:space="preserve"> were de</w:t>
      </w:r>
      <w:r w:rsidR="001B7CF1" w:rsidRPr="004D2C52">
        <w:t>rived by NREL analysts based on the</w:t>
      </w:r>
      <w:r w:rsidR="001B7EE5" w:rsidRPr="004D2C52">
        <w:t xml:space="preserve"> </w:t>
      </w:r>
      <w:r w:rsidR="00B05F4A" w:rsidRPr="004D2C52">
        <w:t>assumpti</w:t>
      </w:r>
      <w:r w:rsidR="001B7EE5" w:rsidRPr="004D2C52">
        <w:t xml:space="preserve">on </w:t>
      </w:r>
      <w:r w:rsidR="001B7CF1" w:rsidRPr="004D2C52">
        <w:t xml:space="preserve">that </w:t>
      </w:r>
      <w:r w:rsidR="001B7EE5" w:rsidRPr="004D2C52">
        <w:t>a turbine of hub height H</w:t>
      </w:r>
      <w:r w:rsidR="001B7EE5" w:rsidRPr="004D2C52">
        <w:rPr>
          <w:vertAlign w:val="subscript"/>
        </w:rPr>
        <w:t>H</w:t>
      </w:r>
      <w:r w:rsidR="001B7EE5" w:rsidRPr="004D2C52">
        <w:t xml:space="preserve"> requires a minimum area of undeveloped land equal to (2*H</w:t>
      </w:r>
      <w:r w:rsidR="001B7EE5" w:rsidRPr="004D2C52">
        <w:rPr>
          <w:vertAlign w:val="subscript"/>
        </w:rPr>
        <w:t>H</w:t>
      </w:r>
      <w:r w:rsidR="001B7EE5" w:rsidRPr="004D2C52">
        <w:t>)</w:t>
      </w:r>
      <w:r w:rsidR="001B7EE5" w:rsidRPr="004D2C52">
        <w:rPr>
          <w:vertAlign w:val="superscript"/>
        </w:rPr>
        <w:t>2</w:t>
      </w:r>
      <w:r w:rsidR="001B7EE5" w:rsidRPr="004D2C52">
        <w:t xml:space="preserve"> </w:t>
      </w:r>
      <w:r w:rsidR="001B7CF1" w:rsidRPr="004D2C52">
        <w:t xml:space="preserve">, and that the </w:t>
      </w:r>
      <w:r w:rsidR="00B3586D">
        <w:t>non-highly developed</w:t>
      </w:r>
      <w:r w:rsidR="001B7CF1" w:rsidRPr="004D2C52">
        <w:t xml:space="preserve"> land within each customer location is optimally configured in a contiguous square area</w:t>
      </w:r>
      <w:r w:rsidR="001B7EE5" w:rsidRPr="004D2C52">
        <w:t>.</w:t>
      </w:r>
    </w:p>
    <w:p w14:paraId="22335A67" w14:textId="77777777" w:rsidR="001B7CF1" w:rsidRDefault="001B7CF1" w:rsidP="00E06BC1"/>
    <w:p w14:paraId="34A7C63E" w14:textId="7C333D2E" w:rsidR="00D40B04" w:rsidRDefault="00D40B04" w:rsidP="00D40B04">
      <w:pPr>
        <w:keepNext/>
        <w:keepLines/>
      </w:pPr>
      <w:r w:rsidRPr="00D40B04">
        <w:rPr>
          <w:b/>
        </w:rPr>
        <w:lastRenderedPageBreak/>
        <w:t xml:space="preserve">Table </w:t>
      </w:r>
      <w:r>
        <w:rPr>
          <w:b/>
        </w:rPr>
        <w:t>2</w:t>
      </w:r>
      <w:r w:rsidRPr="00D40B04">
        <w:rPr>
          <w:b/>
        </w:rPr>
        <w:t>.</w:t>
      </w:r>
      <w:r w:rsidRPr="00D40B04">
        <w:t xml:space="preserve"> </w:t>
      </w:r>
      <w:commentRangeStart w:id="6"/>
      <w:r>
        <w:t>User i</w:t>
      </w:r>
      <w:r w:rsidRPr="00D40B04">
        <w:t xml:space="preserve">nput table </w:t>
      </w:r>
      <w:r w:rsidR="004D2C52">
        <w:t>defining</w:t>
      </w:r>
      <w:r w:rsidRPr="00D40B04">
        <w:t xml:space="preserve"> </w:t>
      </w:r>
      <w:r>
        <w:t xml:space="preserve">the </w:t>
      </w:r>
      <w:commentRangeEnd w:id="6"/>
      <w:r w:rsidR="00FE6103">
        <w:rPr>
          <w:rStyle w:val="CommentReference"/>
        </w:rPr>
        <w:commentReference w:id="6"/>
      </w:r>
      <w:r>
        <w:t>maximum allowable percent of heavily developed land at each customer site</w:t>
      </w:r>
      <w:r w:rsidRPr="00D40B04">
        <w:t xml:space="preserve"> for each turbine hub height, populated with current default values.</w:t>
      </w:r>
    </w:p>
    <w:p w14:paraId="3EDEA711" w14:textId="7CF3EBBE" w:rsidR="00213A17" w:rsidRDefault="00213A17" w:rsidP="00213A17">
      <w:pPr>
        <w:keepNext/>
        <w:keepLines/>
      </w:pPr>
    </w:p>
    <w:tbl>
      <w:tblPr>
        <w:tblW w:w="6725" w:type="dxa"/>
        <w:jc w:val="center"/>
        <w:tblInd w:w="93" w:type="dxa"/>
        <w:tblLook w:val="04A0" w:firstRow="1" w:lastRow="0" w:firstColumn="1" w:lastColumn="0" w:noHBand="0" w:noVBand="1"/>
      </w:tblPr>
      <w:tblGrid>
        <w:gridCol w:w="2860"/>
        <w:gridCol w:w="3865"/>
      </w:tblGrid>
      <w:tr w:rsidR="00213A17" w:rsidRPr="00213A17" w14:paraId="35B6CD86" w14:textId="77777777" w:rsidTr="00801150">
        <w:trPr>
          <w:trHeight w:val="280"/>
          <w:jc w:val="center"/>
        </w:trPr>
        <w:tc>
          <w:tcPr>
            <w:tcW w:w="2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0C2CDA72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Hub Height (m)</w:t>
            </w:r>
          </w:p>
        </w:tc>
        <w:tc>
          <w:tcPr>
            <w:tcW w:w="386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2FC50DFF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Maximum % Heavily Developed Land</w:t>
            </w:r>
          </w:p>
        </w:tc>
      </w:tr>
      <w:tr w:rsidR="00213A17" w:rsidRPr="00213A17" w14:paraId="29CD65EF" w14:textId="77777777" w:rsidTr="00801150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0F7580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7" w:name="RANGE!B23:C27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m</w:t>
            </w:r>
            <w:bookmarkEnd w:id="7"/>
          </w:p>
        </w:tc>
        <w:tc>
          <w:tcPr>
            <w:tcW w:w="3865" w:type="dxa"/>
            <w:tcBorders>
              <w:top w:val="dashed" w:sz="8" w:space="0" w:color="E26B0A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6BF825C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96%</w:t>
            </w:r>
          </w:p>
        </w:tc>
      </w:tr>
      <w:tr w:rsidR="00213A17" w:rsidRPr="00213A17" w14:paraId="25AF3149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7CC4F60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040DEFA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91%</w:t>
            </w:r>
          </w:p>
        </w:tc>
      </w:tr>
      <w:tr w:rsidR="00213A17" w:rsidRPr="00213A17" w14:paraId="7EE6CCBA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4D0274A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724291F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84%</w:t>
            </w:r>
          </w:p>
        </w:tc>
      </w:tr>
      <w:tr w:rsidR="00213A17" w:rsidRPr="00213A17" w14:paraId="380E5739" w14:textId="77777777" w:rsidTr="00801150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nil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774902AA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m</w:t>
            </w:r>
          </w:p>
        </w:tc>
        <w:tc>
          <w:tcPr>
            <w:tcW w:w="3865" w:type="dxa"/>
            <w:tcBorders>
              <w:top w:val="nil"/>
              <w:left w:val="nil"/>
              <w:bottom w:val="nil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46F820C7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75%</w:t>
            </w:r>
          </w:p>
        </w:tc>
      </w:tr>
      <w:tr w:rsidR="00213A17" w:rsidRPr="00213A17" w14:paraId="5A13A646" w14:textId="77777777" w:rsidTr="00801150">
        <w:trPr>
          <w:trHeight w:val="320"/>
          <w:jc w:val="center"/>
        </w:trPr>
        <w:tc>
          <w:tcPr>
            <w:tcW w:w="2860" w:type="dxa"/>
            <w:tcBorders>
              <w:top w:val="nil"/>
              <w:left w:val="single" w:sz="8" w:space="0" w:color="auto"/>
              <w:bottom w:val="single" w:sz="8" w:space="0" w:color="auto"/>
              <w:right w:val="dashed" w:sz="8" w:space="0" w:color="E26B0A"/>
            </w:tcBorders>
            <w:shd w:val="clear" w:color="000000" w:fill="CCFFCC"/>
            <w:noWrap/>
            <w:vAlign w:val="bottom"/>
            <w:hideMark/>
          </w:tcPr>
          <w:p w14:paraId="1934F2E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80 m</w:t>
            </w:r>
          </w:p>
        </w:tc>
        <w:tc>
          <w:tcPr>
            <w:tcW w:w="3865" w:type="dxa"/>
            <w:tcBorders>
              <w:top w:val="nil"/>
              <w:left w:val="nil"/>
              <w:bottom w:val="dashed" w:sz="8" w:space="0" w:color="E26B0A"/>
              <w:right w:val="dashed" w:sz="8" w:space="0" w:color="E26B0A"/>
            </w:tcBorders>
            <w:shd w:val="clear" w:color="000000" w:fill="FFFFFF"/>
            <w:noWrap/>
            <w:vAlign w:val="bottom"/>
            <w:hideMark/>
          </w:tcPr>
          <w:p w14:paraId="1F56A56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26%</w:t>
            </w:r>
          </w:p>
        </w:tc>
      </w:tr>
    </w:tbl>
    <w:p w14:paraId="648EF05D" w14:textId="77777777" w:rsidR="00A8718C" w:rsidRDefault="00A8718C" w:rsidP="00E06BC1"/>
    <w:p w14:paraId="1AD22E3E" w14:textId="74FE4395" w:rsidR="008251E7" w:rsidRDefault="00A8718C" w:rsidP="008251E7">
      <w:r>
        <w:t xml:space="preserve">The third factor that contributes to the range of allowable turbine heights in the dWind model is the density and height of the tree canopy around each customer location. </w:t>
      </w:r>
      <w:r w:rsidR="00485524">
        <w:t>T</w:t>
      </w:r>
      <w:r w:rsidR="009B545F">
        <w:t>he density of the canopy cover was</w:t>
      </w:r>
      <w:r w:rsidR="00485524">
        <w:t xml:space="preserve"> determine</w:t>
      </w:r>
      <w:r w:rsidR="009B545F">
        <w:t>d</w:t>
      </w:r>
      <w:r w:rsidR="00485524">
        <w:t xml:space="preserve"> using a </w:t>
      </w:r>
      <w:r w:rsidR="003055FE">
        <w:t>fine</w:t>
      </w:r>
      <w:r w:rsidR="00485524">
        <w:t xml:space="preserve">-resolution (30 m by 30 m) grid of percent canopy </w:t>
      </w:r>
      <w:r w:rsidR="00CA5AEE">
        <w:t>that</w:t>
      </w:r>
      <w:r w:rsidR="00B748D3">
        <w:t xml:space="preserve"> is </w:t>
      </w:r>
      <w:r w:rsidR="003C0DCC">
        <w:t>included</w:t>
      </w:r>
      <w:r w:rsidR="00485524">
        <w:t xml:space="preserve"> as </w:t>
      </w:r>
      <w:r w:rsidR="00B748D3">
        <w:t xml:space="preserve">a component </w:t>
      </w:r>
      <w:r w:rsidR="00485524">
        <w:t>of the NLCD (2011) (</w:t>
      </w:r>
      <w:r w:rsidR="0085266B">
        <w:t>Jin et al. 2013</w:t>
      </w:r>
      <w:r w:rsidR="00485524">
        <w:t xml:space="preserve">). </w:t>
      </w:r>
      <w:r w:rsidR="008251E7">
        <w:t xml:space="preserve">Customer locations with an average canopy cover less than 25 percent are </w:t>
      </w:r>
      <w:r w:rsidR="00B748D3">
        <w:t>treated in the model as “l</w:t>
      </w:r>
      <w:r w:rsidR="008251E7">
        <w:t>ow density canopy</w:t>
      </w:r>
      <w:r w:rsidR="00B748D3">
        <w:t>”</w:t>
      </w:r>
      <w:r w:rsidR="008251E7">
        <w:t>, and are not assigned any</w:t>
      </w:r>
      <w:r w:rsidR="00B748D3">
        <w:t xml:space="preserve"> additional</w:t>
      </w:r>
      <w:r w:rsidR="008251E7">
        <w:t xml:space="preserve"> turbine height requirements.</w:t>
      </w:r>
      <w:r w:rsidR="00584394">
        <w:t xml:space="preserve"> This threshold was selected by NREL analysts, and can be adjusted in the dWind database, if necessary.</w:t>
      </w:r>
      <w:r w:rsidR="008251E7">
        <w:t xml:space="preserve"> Locations with canopy coverage above this threshold </w:t>
      </w:r>
      <w:r w:rsidR="00237A3E">
        <w:t>are</w:t>
      </w:r>
      <w:r w:rsidR="008251E7">
        <w:t xml:space="preserve"> further evaluated</w:t>
      </w:r>
      <w:r w:rsidR="00237A3E">
        <w:t xml:space="preserve"> in the model</w:t>
      </w:r>
      <w:r w:rsidR="008251E7">
        <w:t xml:space="preserve"> by determining the average canopy height, which </w:t>
      </w:r>
      <w:r w:rsidR="00237A3E">
        <w:t>was</w:t>
      </w:r>
      <w:r w:rsidR="008251E7">
        <w:t xml:space="preserve"> derived from the </w:t>
      </w:r>
      <w:r w:rsidR="003055FE">
        <w:t>fine</w:t>
      </w:r>
      <w:r w:rsidR="008251E7">
        <w:t>-resolution (30 m by 30 m) National Biomass and Carbon Dataset (</w:t>
      </w:r>
      <w:proofErr w:type="spellStart"/>
      <w:r w:rsidR="00116BE2" w:rsidRPr="0085266B">
        <w:t>Kellndorfer</w:t>
      </w:r>
      <w:proofErr w:type="spellEnd"/>
      <w:r w:rsidR="00116BE2">
        <w:t xml:space="preserve"> et al. 2012</w:t>
      </w:r>
      <w:r w:rsidR="00237A3E">
        <w:t>). At locations with high canopy density</w:t>
      </w:r>
      <w:r w:rsidR="008251E7">
        <w:t>, the canopy height is combined with a user-defined minimum required</w:t>
      </w:r>
      <w:r w:rsidR="008251E7" w:rsidRPr="00D47D9E">
        <w:t xml:space="preserve"> clearance above tree cover </w:t>
      </w:r>
      <w:r w:rsidR="008251E7">
        <w:t>for each turbine size (e.g., 2</w:t>
      </w:r>
      <w:r w:rsidR="008251E7" w:rsidRPr="00D47D9E">
        <w:t xml:space="preserve">0 m </w:t>
      </w:r>
      <w:r w:rsidR="008251E7">
        <w:t xml:space="preserve">clearance for a 10 kw turbine) </w:t>
      </w:r>
      <w:r w:rsidR="008251E7" w:rsidRPr="00F31B56">
        <w:t xml:space="preserve">(see Table </w:t>
      </w:r>
      <w:r w:rsidR="00384025" w:rsidRPr="00F31B56">
        <w:t>3</w:t>
      </w:r>
      <w:r w:rsidR="008251E7" w:rsidRPr="00F31B56">
        <w:t>)</w:t>
      </w:r>
      <w:r w:rsidR="008251E7">
        <w:t xml:space="preserve"> to constrain the ran</w:t>
      </w:r>
      <w:r w:rsidR="00AB559E">
        <w:t>ge of allowable turbines</w:t>
      </w:r>
      <w:r w:rsidR="008251E7">
        <w:t xml:space="preserve">. The </w:t>
      </w:r>
      <w:r w:rsidR="00643759">
        <w:t xml:space="preserve">current </w:t>
      </w:r>
      <w:r w:rsidR="008251E7">
        <w:t xml:space="preserve">default values for minimum required canopy clearances </w:t>
      </w:r>
      <w:r w:rsidR="00F31B56">
        <w:t xml:space="preserve">shown in Table 3 </w:t>
      </w:r>
      <w:r w:rsidR="008251E7">
        <w:t>were derived by NREL analysts based on a static clearance of 15 m for all turbines, plus a scalar factor of 1.1 times the approximate turbine radius.</w:t>
      </w:r>
    </w:p>
    <w:p w14:paraId="67CD5CF5" w14:textId="77777777" w:rsidR="00801150" w:rsidRDefault="00801150" w:rsidP="00D40B04">
      <w:pPr>
        <w:keepNext/>
        <w:keepLines/>
        <w:rPr>
          <w:b/>
        </w:rPr>
      </w:pPr>
    </w:p>
    <w:p w14:paraId="7EAC5584" w14:textId="3BF20793" w:rsidR="00D40B04" w:rsidRDefault="00D40B04" w:rsidP="00D40B04">
      <w:pPr>
        <w:keepNext/>
        <w:keepLines/>
      </w:pPr>
      <w:r w:rsidRPr="00D40B04">
        <w:rPr>
          <w:b/>
        </w:rPr>
        <w:t xml:space="preserve">Table </w:t>
      </w:r>
      <w:r>
        <w:rPr>
          <w:b/>
        </w:rPr>
        <w:t>3</w:t>
      </w:r>
      <w:r w:rsidRPr="00D40B04">
        <w:rPr>
          <w:b/>
        </w:rPr>
        <w:t>.</w:t>
      </w:r>
      <w:r w:rsidRPr="00D40B04">
        <w:t xml:space="preserve"> </w:t>
      </w:r>
      <w:r>
        <w:t>User i</w:t>
      </w:r>
      <w:r w:rsidRPr="00D40B04">
        <w:t xml:space="preserve">nput table </w:t>
      </w:r>
      <w:r w:rsidR="00D66A39">
        <w:t>defining</w:t>
      </w:r>
      <w:r w:rsidRPr="00D40B04">
        <w:t xml:space="preserve"> </w:t>
      </w:r>
      <w:r>
        <w:t xml:space="preserve">the </w:t>
      </w:r>
      <w:r w:rsidR="00D66A39">
        <w:t>canopy clearance required for each turbine size (i.e., rated capacity)</w:t>
      </w:r>
      <w:r w:rsidRPr="00D40B04">
        <w:t>, populated with current default values.</w:t>
      </w:r>
    </w:p>
    <w:p w14:paraId="70F27B47" w14:textId="77777777" w:rsidR="00213A17" w:rsidRDefault="00213A17" w:rsidP="00213A17">
      <w:pPr>
        <w:keepNext/>
        <w:keepLines/>
      </w:pPr>
    </w:p>
    <w:tbl>
      <w:tblPr>
        <w:tblW w:w="7222" w:type="dxa"/>
        <w:jc w:val="center"/>
        <w:tblInd w:w="93" w:type="dxa"/>
        <w:tblLook w:val="04A0" w:firstRow="1" w:lastRow="0" w:firstColumn="1" w:lastColumn="0" w:noHBand="0" w:noVBand="1"/>
      </w:tblPr>
      <w:tblGrid>
        <w:gridCol w:w="2301"/>
        <w:gridCol w:w="2973"/>
        <w:gridCol w:w="1948"/>
      </w:tblGrid>
      <w:tr w:rsidR="00AB559E" w:rsidRPr="00213A17" w14:paraId="65230796" w14:textId="77777777" w:rsidTr="00AB559E">
        <w:trPr>
          <w:trHeight w:val="227"/>
          <w:jc w:val="center"/>
        </w:trPr>
        <w:tc>
          <w:tcPr>
            <w:tcW w:w="23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5723F794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Turbine Size (kW)</w:t>
            </w:r>
          </w:p>
        </w:tc>
        <w:tc>
          <w:tcPr>
            <w:tcW w:w="297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19DDBE7C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Approx. Rotor Radius (m)</w:t>
            </w:r>
          </w:p>
        </w:tc>
        <w:tc>
          <w:tcPr>
            <w:tcW w:w="1948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000000" w:fill="99CCFF"/>
            <w:noWrap/>
            <w:vAlign w:val="center"/>
            <w:hideMark/>
          </w:tcPr>
          <w:p w14:paraId="6AE16D17" w14:textId="77777777" w:rsidR="00213A17" w:rsidRPr="00213A17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213A1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Required Clearance (m)</w:t>
            </w:r>
          </w:p>
        </w:tc>
      </w:tr>
      <w:tr w:rsidR="00AB559E" w:rsidRPr="00213A17" w14:paraId="1443514C" w14:textId="77777777" w:rsidTr="00AB559E">
        <w:trPr>
          <w:trHeight w:val="259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BE6E5A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bookmarkStart w:id="8" w:name="RANGE!B35:D45"/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2.5 kW</w:t>
            </w:r>
            <w:bookmarkEnd w:id="8"/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340406B0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2.2</w:t>
            </w:r>
          </w:p>
        </w:tc>
        <w:tc>
          <w:tcPr>
            <w:tcW w:w="1948" w:type="dxa"/>
            <w:tcBorders>
              <w:top w:val="dashed" w:sz="8" w:space="0" w:color="FF6600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981666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17.40</w:t>
            </w:r>
          </w:p>
        </w:tc>
      </w:tr>
      <w:tr w:rsidR="00AB559E" w:rsidRPr="00213A17" w14:paraId="7B7637A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7592811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06F16D7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3.1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0CBF4A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18.40</w:t>
            </w:r>
          </w:p>
        </w:tc>
      </w:tr>
      <w:tr w:rsidR="00AB559E" w:rsidRPr="00213A17" w14:paraId="0B57C375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1422BAF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292919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4.4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2BE856D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19.80</w:t>
            </w:r>
          </w:p>
        </w:tc>
      </w:tr>
      <w:tr w:rsidR="00AB559E" w:rsidRPr="00213A17" w14:paraId="06CE886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40F21B1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3056AE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6.2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21E26F2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21.80</w:t>
            </w:r>
          </w:p>
        </w:tc>
      </w:tr>
      <w:tr w:rsidR="00AB559E" w:rsidRPr="00213A17" w14:paraId="3CC424C4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3C53A67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7026154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9.8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00AE37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25.70</w:t>
            </w:r>
          </w:p>
        </w:tc>
      </w:tr>
      <w:tr w:rsidR="00AB559E" w:rsidRPr="00213A17" w14:paraId="075FF05E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4BC34E51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EA05C1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13.8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8FA5A1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30.20</w:t>
            </w:r>
          </w:p>
        </w:tc>
      </w:tr>
      <w:tr w:rsidR="00AB559E" w:rsidRPr="00213A17" w14:paraId="1B06FC1D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694F3D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1B5BEAC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21.9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3049D1E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39.00</w:t>
            </w:r>
          </w:p>
        </w:tc>
      </w:tr>
      <w:tr w:rsidR="00AB559E" w:rsidRPr="00213A17" w14:paraId="397CE453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7602B2E8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60966E55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30.9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06139D0E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49.00</w:t>
            </w:r>
          </w:p>
        </w:tc>
      </w:tr>
      <w:tr w:rsidR="00AB559E" w:rsidRPr="00213A17" w14:paraId="5CF154F3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07500D8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750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5230766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37.8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4BDF9F5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56.60</w:t>
            </w:r>
          </w:p>
        </w:tc>
      </w:tr>
      <w:tr w:rsidR="00AB559E" w:rsidRPr="00213A17" w14:paraId="584B6A28" w14:textId="77777777" w:rsidTr="00AB559E">
        <w:trPr>
          <w:trHeight w:val="241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3154E7E3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1000 kW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000000" w:fill="CCFFCC"/>
            <w:noWrap/>
            <w:vAlign w:val="bottom"/>
            <w:hideMark/>
          </w:tcPr>
          <w:p w14:paraId="2150C1BD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43.7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nil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32253412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63.10</w:t>
            </w:r>
          </w:p>
        </w:tc>
      </w:tr>
      <w:tr w:rsidR="00AB559E" w:rsidRPr="00213A17" w14:paraId="3E9C4143" w14:textId="77777777" w:rsidTr="00AB559E">
        <w:trPr>
          <w:trHeight w:val="259"/>
          <w:jc w:val="center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bottom"/>
            <w:hideMark/>
          </w:tcPr>
          <w:p w14:paraId="603475A4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1500 kW</w:t>
            </w:r>
          </w:p>
        </w:tc>
        <w:tc>
          <w:tcPr>
            <w:tcW w:w="29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CFFCC"/>
            <w:noWrap/>
            <w:vAlign w:val="bottom"/>
            <w:hideMark/>
          </w:tcPr>
          <w:p w14:paraId="5792111C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b/>
                <w:bCs/>
                <w:color w:val="0000D4"/>
                <w:sz w:val="22"/>
                <w:szCs w:val="22"/>
              </w:rPr>
              <w:t>53.5</w:t>
            </w:r>
          </w:p>
        </w:tc>
        <w:tc>
          <w:tcPr>
            <w:tcW w:w="1948" w:type="dxa"/>
            <w:tcBorders>
              <w:top w:val="nil"/>
              <w:left w:val="dashed" w:sz="8" w:space="0" w:color="FF6600"/>
              <w:bottom w:val="dashed" w:sz="8" w:space="0" w:color="FF6600"/>
              <w:right w:val="dashed" w:sz="8" w:space="0" w:color="FF6600"/>
            </w:tcBorders>
            <w:shd w:val="clear" w:color="000000" w:fill="FFFFFF"/>
            <w:noWrap/>
            <w:vAlign w:val="center"/>
            <w:hideMark/>
          </w:tcPr>
          <w:p w14:paraId="19A734AB" w14:textId="77777777" w:rsidR="00213A17" w:rsidRPr="00682F2C" w:rsidRDefault="00213A17" w:rsidP="00213A17">
            <w:pPr>
              <w:keepNext/>
              <w:keepLines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682F2C">
              <w:rPr>
                <w:rFonts w:ascii="Arial" w:eastAsia="Times New Roman" w:hAnsi="Arial" w:cs="Arial"/>
                <w:sz w:val="22"/>
                <w:szCs w:val="22"/>
              </w:rPr>
              <w:t>73.9</w:t>
            </w:r>
          </w:p>
        </w:tc>
      </w:tr>
    </w:tbl>
    <w:p w14:paraId="2170412A" w14:textId="77777777" w:rsidR="00213A17" w:rsidRDefault="00213A17" w:rsidP="00E06BC1"/>
    <w:p w14:paraId="5A8DAE68" w14:textId="58C108D3" w:rsidR="00213A17" w:rsidRDefault="00286ECF" w:rsidP="00302B96">
      <w:pPr>
        <w:keepNext/>
        <w:rPr>
          <w:b/>
        </w:rPr>
      </w:pPr>
      <w:r>
        <w:rPr>
          <w:b/>
        </w:rPr>
        <w:br w:type="column"/>
      </w:r>
      <w:r w:rsidR="00213A17" w:rsidRPr="00213A17">
        <w:rPr>
          <w:b/>
        </w:rPr>
        <w:lastRenderedPageBreak/>
        <w:t>References Cited</w:t>
      </w:r>
    </w:p>
    <w:p w14:paraId="0270B036" w14:textId="77777777" w:rsidR="00AA284B" w:rsidRDefault="00AA284B" w:rsidP="00E06BC1">
      <w:pPr>
        <w:rPr>
          <w:b/>
        </w:rPr>
      </w:pPr>
    </w:p>
    <w:p w14:paraId="1CB2A173" w14:textId="017F4684" w:rsidR="00AA284B" w:rsidRPr="00991FEA" w:rsidRDefault="00AA284B" w:rsidP="00991FEA">
      <w:pPr>
        <w:pStyle w:val="NRELReference"/>
      </w:pPr>
      <w:r w:rsidRPr="00C7071E">
        <w:t>Homeland Securit</w:t>
      </w:r>
      <w:r>
        <w:t>y Infrastructure Program (HSIP) (</w:t>
      </w:r>
      <w:r w:rsidRPr="00C7071E">
        <w:t>2012</w:t>
      </w:r>
      <w:r>
        <w:t xml:space="preserve">). “HSIP Gold 2012 </w:t>
      </w:r>
      <w:r w:rsidRPr="008F76DE">
        <w:t xml:space="preserve">Infrastructure ArcGIS 9.3 </w:t>
      </w:r>
      <w:proofErr w:type="spellStart"/>
      <w:r w:rsidRPr="008F76DE">
        <w:t>Filebase</w:t>
      </w:r>
      <w:proofErr w:type="spellEnd"/>
      <w:r w:rsidRPr="008F76DE">
        <w:t xml:space="preserve"> Geodatabases</w:t>
      </w:r>
      <w:r>
        <w:t>”</w:t>
      </w:r>
      <w:r w:rsidRPr="00C7071E">
        <w:t xml:space="preserve">. </w:t>
      </w:r>
    </w:p>
    <w:p w14:paraId="5EBE1C81" w14:textId="77777777" w:rsidR="00405927" w:rsidRDefault="00405927" w:rsidP="00405927">
      <w:proofErr w:type="gramStart"/>
      <w:r w:rsidRPr="00612A28">
        <w:t xml:space="preserve">Jin, S., Yang, L., Danielson, P., </w:t>
      </w:r>
      <w:r>
        <w:t>Homer, C., Fry, J., and Xian, G (</w:t>
      </w:r>
      <w:r w:rsidRPr="00612A28">
        <w:t>2013</w:t>
      </w:r>
      <w:r>
        <w:t>)</w:t>
      </w:r>
      <w:r w:rsidRPr="00612A28">
        <w:t>.</w:t>
      </w:r>
      <w:proofErr w:type="gramEnd"/>
      <w:r w:rsidRPr="00612A28">
        <w:t xml:space="preserve"> </w:t>
      </w:r>
      <w:proofErr w:type="gramStart"/>
      <w:r>
        <w:t>“</w:t>
      </w:r>
      <w:r w:rsidRPr="00612A28">
        <w:t>A comprehensive change detection method for updating the National Land Cover Database to circa 2011</w:t>
      </w:r>
      <w:r>
        <w:t>”</w:t>
      </w:r>
      <w:r w:rsidRPr="00612A28">
        <w:t>.</w:t>
      </w:r>
      <w:proofErr w:type="gramEnd"/>
      <w:r w:rsidRPr="00612A28">
        <w:t xml:space="preserve"> </w:t>
      </w:r>
      <w:r w:rsidRPr="00612A28">
        <w:rPr>
          <w:i/>
        </w:rPr>
        <w:t>Remote Sensing of Environment</w:t>
      </w:r>
      <w:r w:rsidRPr="00612A28">
        <w:t>, 132: 159 – 175.</w:t>
      </w:r>
    </w:p>
    <w:p w14:paraId="3E586B7D" w14:textId="77777777" w:rsidR="00405927" w:rsidRDefault="00405927" w:rsidP="00405927"/>
    <w:p w14:paraId="7E45DA33" w14:textId="3F5F98C1" w:rsidR="0085266B" w:rsidRDefault="0085266B" w:rsidP="00376E9A">
      <w:pPr>
        <w:spacing w:after="240"/>
      </w:pPr>
      <w:proofErr w:type="spellStart"/>
      <w:proofErr w:type="gramStart"/>
      <w:r w:rsidRPr="0085266B">
        <w:t>Kellndorfer</w:t>
      </w:r>
      <w:proofErr w:type="spellEnd"/>
      <w:r w:rsidRPr="0085266B">
        <w:t xml:space="preserve">, J., Walker, W., </w:t>
      </w:r>
      <w:proofErr w:type="spellStart"/>
      <w:r w:rsidRPr="0085266B">
        <w:t>LaPoint</w:t>
      </w:r>
      <w:proofErr w:type="spellEnd"/>
      <w:r w:rsidRPr="0085266B">
        <w:t xml:space="preserve">, E., Bishop, J., Cormier, T., Fiske, G., </w:t>
      </w:r>
      <w:proofErr w:type="spellStart"/>
      <w:r w:rsidRPr="0085266B">
        <w:t>Hoppus</w:t>
      </w:r>
      <w:proofErr w:type="spellEnd"/>
      <w:r w:rsidRPr="0085266B">
        <w:t xml:space="preserve">, M., Kirsch, K., and Westfall, J. </w:t>
      </w:r>
      <w:r>
        <w:t>(</w:t>
      </w:r>
      <w:r w:rsidRPr="0085266B">
        <w:t>2012</w:t>
      </w:r>
      <w:r>
        <w:t>)</w:t>
      </w:r>
      <w:r w:rsidRPr="0085266B">
        <w:t>.</w:t>
      </w:r>
      <w:proofErr w:type="gramEnd"/>
      <w:r w:rsidRPr="0085266B">
        <w:t xml:space="preserve"> </w:t>
      </w:r>
      <w:r>
        <w:t>“</w:t>
      </w:r>
      <w:r w:rsidRPr="0085266B">
        <w:t>NACP Aboveground Biomass and Carbon Baseline Data (NBCD 2000), U.S.A., 2000</w:t>
      </w:r>
      <w:r>
        <w:t>”</w:t>
      </w:r>
      <w:r w:rsidRPr="0085266B">
        <w:t xml:space="preserve">. </w:t>
      </w:r>
      <w:proofErr w:type="gramStart"/>
      <w:r w:rsidRPr="0085266B">
        <w:t>Available on-line at http://daac.ornl.gov from ORNL DAAC, Oak Ridge, Tennessee, U.S.A.</w:t>
      </w:r>
      <w:proofErr w:type="gramEnd"/>
      <w:r w:rsidRPr="0085266B">
        <w:t xml:space="preserve"> </w:t>
      </w:r>
    </w:p>
    <w:p w14:paraId="61206017" w14:textId="77777777" w:rsidR="00405927" w:rsidRPr="00612A28" w:rsidRDefault="00405927" w:rsidP="00376E9A">
      <w:pPr>
        <w:spacing w:after="240"/>
      </w:pPr>
      <w:proofErr w:type="gramStart"/>
      <w:r>
        <w:t>Multi-Resolution Land Characteristics Consortium (MRLC) (2014).</w:t>
      </w:r>
      <w:proofErr w:type="gramEnd"/>
      <w:r>
        <w:t xml:space="preserve"> </w:t>
      </w:r>
      <w:proofErr w:type="gramStart"/>
      <w:r>
        <w:t>“National Land Cover Database 2011 Product Legend”.</w:t>
      </w:r>
      <w:proofErr w:type="gramEnd"/>
      <w:r>
        <w:t xml:space="preserve"> Accessed May 1, 2015:</w:t>
      </w:r>
      <w:r w:rsidRPr="000B2C86">
        <w:t xml:space="preserve"> </w:t>
      </w:r>
      <w:r w:rsidRPr="009B34BB">
        <w:t>http://www.mrlc.gov/nlcd11_leg.php</w:t>
      </w:r>
      <w:r>
        <w:t>.</w:t>
      </w:r>
    </w:p>
    <w:p w14:paraId="4138C7FE" w14:textId="77777777" w:rsidR="00AA284B" w:rsidRDefault="00AA284B" w:rsidP="00376E9A">
      <w:pPr>
        <w:pStyle w:val="NRELReference"/>
      </w:pPr>
      <w:proofErr w:type="gramStart"/>
      <w:r w:rsidRPr="00D37085">
        <w:t>Oak Ri</w:t>
      </w:r>
      <w:r>
        <w:t>dge National Laboratory (ORNL) (</w:t>
      </w:r>
      <w:r w:rsidRPr="00D37085">
        <w:t>2011</w:t>
      </w:r>
      <w:r>
        <w:t>)</w:t>
      </w:r>
      <w:r w:rsidRPr="00D37085">
        <w:t>.</w:t>
      </w:r>
      <w:proofErr w:type="gramEnd"/>
      <w:r w:rsidRPr="00D37085">
        <w:t xml:space="preserve"> </w:t>
      </w:r>
      <w:r>
        <w:t>“</w:t>
      </w:r>
      <w:proofErr w:type="spellStart"/>
      <w:r w:rsidRPr="00D37085">
        <w:t>Landscan</w:t>
      </w:r>
      <w:proofErr w:type="spellEnd"/>
      <w:r w:rsidRPr="00D37085">
        <w:t xml:space="preserve"> USA™ Raster Datase</w:t>
      </w:r>
      <w:r>
        <w:t>ts (2011</w:t>
      </w:r>
      <w:r>
        <w:noBreakHyphen/>
      </w:r>
      <w:r w:rsidRPr="00D37085">
        <w:t>Prerelease)</w:t>
      </w:r>
      <w:r>
        <w:t>”</w:t>
      </w:r>
      <w:r w:rsidRPr="00D37085">
        <w:t xml:space="preserve">. </w:t>
      </w:r>
    </w:p>
    <w:p w14:paraId="16748CB6" w14:textId="26FF33AA" w:rsidR="009B34BB" w:rsidRDefault="00302B96" w:rsidP="00376E9A">
      <w:pPr>
        <w:spacing w:after="240"/>
      </w:pPr>
      <w:proofErr w:type="gramStart"/>
      <w:r>
        <w:t>U.S. Bureau of the Census (1994).</w:t>
      </w:r>
      <w:proofErr w:type="gramEnd"/>
      <w:r>
        <w:t xml:space="preserve"> </w:t>
      </w:r>
      <w:proofErr w:type="gramStart"/>
      <w:r w:rsidRPr="00302B96">
        <w:rPr>
          <w:i/>
        </w:rPr>
        <w:t>Geographic Areas Reference Manual</w:t>
      </w:r>
      <w:r>
        <w:t>.</w:t>
      </w:r>
      <w:proofErr w:type="gramEnd"/>
      <w:r>
        <w:t xml:space="preserve"> </w:t>
      </w:r>
      <w:proofErr w:type="gramStart"/>
      <w:r w:rsidRPr="00302B96">
        <w:t>U.S. Dept. of Commerce, Economics and Statistics Administration, Bureau of the Census</w:t>
      </w:r>
      <w:r>
        <w:t>.</w:t>
      </w:r>
      <w:proofErr w:type="gramEnd"/>
      <w:r>
        <w:t xml:space="preserve"> </w:t>
      </w:r>
      <w:r w:rsidR="00611BE4">
        <w:t xml:space="preserve">Accessed May 1, 2015: </w:t>
      </w:r>
      <w:r w:rsidR="00611BE4" w:rsidRPr="00611BE4">
        <w:t>https://www.census.gov/geo/reference/garm.html</w:t>
      </w:r>
      <w:r w:rsidR="00611BE4">
        <w:t>.</w:t>
      </w:r>
    </w:p>
    <w:p w14:paraId="4C990FC7" w14:textId="77777777" w:rsidR="00611BE4" w:rsidRDefault="00611BE4" w:rsidP="00376E9A">
      <w:pPr>
        <w:spacing w:after="240"/>
      </w:pPr>
    </w:p>
    <w:p w14:paraId="44962A2B" w14:textId="77777777" w:rsidR="00611BE4" w:rsidRDefault="00611BE4" w:rsidP="00376E9A">
      <w:pPr>
        <w:spacing w:after="240"/>
      </w:pPr>
    </w:p>
    <w:sectPr w:rsidR="00611BE4" w:rsidSect="003A1385"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NREL" w:date="2015-05-07T15:27:00Z" w:initials="N">
    <w:p w14:paraId="1D95D793" w14:textId="38EA0369" w:rsidR="00FE6103" w:rsidRDefault="00FE6103">
      <w:pPr>
        <w:pStyle w:val="CommentText"/>
      </w:pPr>
      <w:r>
        <w:rPr>
          <w:rStyle w:val="CommentReference"/>
        </w:rPr>
        <w:annotationRef/>
      </w:r>
      <w:r>
        <w:t xml:space="preserve">I think that this is something we could dig into in more detail. For industrial sites a large turbine may only require sufficient area to do the assembly and erection. So the relationship to present developed may entirely different. 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185285" w14:textId="77777777" w:rsidR="00AB559E" w:rsidRDefault="00AB559E" w:rsidP="00286ECF">
      <w:r>
        <w:separator/>
      </w:r>
    </w:p>
  </w:endnote>
  <w:endnote w:type="continuationSeparator" w:id="0">
    <w:p w14:paraId="150F769A" w14:textId="77777777" w:rsidR="00AB559E" w:rsidRDefault="00AB559E" w:rsidP="00286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7B3A8" w14:textId="5A7A881B" w:rsidR="00AB559E" w:rsidRDefault="00AB559E" w:rsidP="00286ECF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055E7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A15979" w14:textId="77777777" w:rsidR="00AB559E" w:rsidRDefault="00AB559E" w:rsidP="00286ECF">
      <w:r>
        <w:separator/>
      </w:r>
    </w:p>
  </w:footnote>
  <w:footnote w:type="continuationSeparator" w:id="0">
    <w:p w14:paraId="51AA1EE3" w14:textId="77777777" w:rsidR="00AB559E" w:rsidRDefault="00AB559E" w:rsidP="00286E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7BD"/>
    <w:rsid w:val="00006278"/>
    <w:rsid w:val="0005698C"/>
    <w:rsid w:val="00074770"/>
    <w:rsid w:val="00075712"/>
    <w:rsid w:val="000839B0"/>
    <w:rsid w:val="00083C34"/>
    <w:rsid w:val="0009274B"/>
    <w:rsid w:val="000B2C86"/>
    <w:rsid w:val="000B7D17"/>
    <w:rsid w:val="000D5EB5"/>
    <w:rsid w:val="000E75B5"/>
    <w:rsid w:val="00116BE2"/>
    <w:rsid w:val="0012120D"/>
    <w:rsid w:val="001343AC"/>
    <w:rsid w:val="001539F0"/>
    <w:rsid w:val="0015428C"/>
    <w:rsid w:val="001B7CF1"/>
    <w:rsid w:val="001B7EE5"/>
    <w:rsid w:val="001C358C"/>
    <w:rsid w:val="00213A17"/>
    <w:rsid w:val="00217084"/>
    <w:rsid w:val="00227054"/>
    <w:rsid w:val="002304B5"/>
    <w:rsid w:val="002323E7"/>
    <w:rsid w:val="00237A3E"/>
    <w:rsid w:val="00250EAB"/>
    <w:rsid w:val="00284F23"/>
    <w:rsid w:val="00285FE5"/>
    <w:rsid w:val="00286ECF"/>
    <w:rsid w:val="002D689A"/>
    <w:rsid w:val="002E1805"/>
    <w:rsid w:val="00302B96"/>
    <w:rsid w:val="0030459B"/>
    <w:rsid w:val="003055FE"/>
    <w:rsid w:val="00311E13"/>
    <w:rsid w:val="00323572"/>
    <w:rsid w:val="00336CB0"/>
    <w:rsid w:val="003446EF"/>
    <w:rsid w:val="00352FE3"/>
    <w:rsid w:val="00376E9A"/>
    <w:rsid w:val="00384025"/>
    <w:rsid w:val="00386698"/>
    <w:rsid w:val="003A1385"/>
    <w:rsid w:val="003B46D5"/>
    <w:rsid w:val="003C0DCC"/>
    <w:rsid w:val="003F29DF"/>
    <w:rsid w:val="004012EF"/>
    <w:rsid w:val="00405927"/>
    <w:rsid w:val="00445C04"/>
    <w:rsid w:val="004605FD"/>
    <w:rsid w:val="00464650"/>
    <w:rsid w:val="00485524"/>
    <w:rsid w:val="004C7D9E"/>
    <w:rsid w:val="004D2C52"/>
    <w:rsid w:val="004E33D5"/>
    <w:rsid w:val="0056006F"/>
    <w:rsid w:val="00584394"/>
    <w:rsid w:val="005C5EA3"/>
    <w:rsid w:val="005D1527"/>
    <w:rsid w:val="005E2291"/>
    <w:rsid w:val="005E578B"/>
    <w:rsid w:val="00600E72"/>
    <w:rsid w:val="006055E7"/>
    <w:rsid w:val="00611BE4"/>
    <w:rsid w:val="00612A28"/>
    <w:rsid w:val="0061315B"/>
    <w:rsid w:val="006241B4"/>
    <w:rsid w:val="00643759"/>
    <w:rsid w:val="00657D2F"/>
    <w:rsid w:val="006602A6"/>
    <w:rsid w:val="00666E46"/>
    <w:rsid w:val="00670381"/>
    <w:rsid w:val="00672E0E"/>
    <w:rsid w:val="00682F2C"/>
    <w:rsid w:val="00687720"/>
    <w:rsid w:val="006F1F90"/>
    <w:rsid w:val="006F2098"/>
    <w:rsid w:val="006F73DC"/>
    <w:rsid w:val="00724797"/>
    <w:rsid w:val="0072721B"/>
    <w:rsid w:val="00727ABE"/>
    <w:rsid w:val="00732E5C"/>
    <w:rsid w:val="00763CD4"/>
    <w:rsid w:val="0076400A"/>
    <w:rsid w:val="007C2528"/>
    <w:rsid w:val="007C3E5F"/>
    <w:rsid w:val="007F2B93"/>
    <w:rsid w:val="00801150"/>
    <w:rsid w:val="008011D9"/>
    <w:rsid w:val="00802A2C"/>
    <w:rsid w:val="008042C8"/>
    <w:rsid w:val="00823024"/>
    <w:rsid w:val="008251E7"/>
    <w:rsid w:val="00834BF9"/>
    <w:rsid w:val="0085266B"/>
    <w:rsid w:val="00864286"/>
    <w:rsid w:val="008A5D0D"/>
    <w:rsid w:val="008D238F"/>
    <w:rsid w:val="00910E35"/>
    <w:rsid w:val="00965713"/>
    <w:rsid w:val="00991FEA"/>
    <w:rsid w:val="009A5483"/>
    <w:rsid w:val="009B34BB"/>
    <w:rsid w:val="009B4797"/>
    <w:rsid w:val="009B545F"/>
    <w:rsid w:val="009C6338"/>
    <w:rsid w:val="009D5A6A"/>
    <w:rsid w:val="009D7F97"/>
    <w:rsid w:val="00A0025D"/>
    <w:rsid w:val="00A0763E"/>
    <w:rsid w:val="00A13239"/>
    <w:rsid w:val="00A8718C"/>
    <w:rsid w:val="00A97424"/>
    <w:rsid w:val="00AA284B"/>
    <w:rsid w:val="00AA6948"/>
    <w:rsid w:val="00AB559E"/>
    <w:rsid w:val="00B05F4A"/>
    <w:rsid w:val="00B123D2"/>
    <w:rsid w:val="00B2620F"/>
    <w:rsid w:val="00B32E8F"/>
    <w:rsid w:val="00B3586D"/>
    <w:rsid w:val="00B45A05"/>
    <w:rsid w:val="00B57907"/>
    <w:rsid w:val="00B71243"/>
    <w:rsid w:val="00B71920"/>
    <w:rsid w:val="00B748D3"/>
    <w:rsid w:val="00B76CCB"/>
    <w:rsid w:val="00B90736"/>
    <w:rsid w:val="00B95FA2"/>
    <w:rsid w:val="00B9756A"/>
    <w:rsid w:val="00BB03C7"/>
    <w:rsid w:val="00C002B7"/>
    <w:rsid w:val="00C0286A"/>
    <w:rsid w:val="00C06015"/>
    <w:rsid w:val="00C06AE7"/>
    <w:rsid w:val="00C21AA6"/>
    <w:rsid w:val="00C4357C"/>
    <w:rsid w:val="00C6239B"/>
    <w:rsid w:val="00C85B13"/>
    <w:rsid w:val="00C86F37"/>
    <w:rsid w:val="00CA5AEE"/>
    <w:rsid w:val="00CE5BF2"/>
    <w:rsid w:val="00D001E5"/>
    <w:rsid w:val="00D010AB"/>
    <w:rsid w:val="00D04912"/>
    <w:rsid w:val="00D40B04"/>
    <w:rsid w:val="00D51A33"/>
    <w:rsid w:val="00D52E99"/>
    <w:rsid w:val="00D66A39"/>
    <w:rsid w:val="00D93EDF"/>
    <w:rsid w:val="00D957BD"/>
    <w:rsid w:val="00DB6917"/>
    <w:rsid w:val="00DD071E"/>
    <w:rsid w:val="00DF0BBC"/>
    <w:rsid w:val="00DF2956"/>
    <w:rsid w:val="00E06BC1"/>
    <w:rsid w:val="00E372A9"/>
    <w:rsid w:val="00E4757D"/>
    <w:rsid w:val="00E605F2"/>
    <w:rsid w:val="00E62961"/>
    <w:rsid w:val="00E70117"/>
    <w:rsid w:val="00EB234D"/>
    <w:rsid w:val="00F201B4"/>
    <w:rsid w:val="00F27E64"/>
    <w:rsid w:val="00F31B56"/>
    <w:rsid w:val="00F36FB9"/>
    <w:rsid w:val="00F41EB0"/>
    <w:rsid w:val="00FB6F3C"/>
    <w:rsid w:val="00FC212A"/>
    <w:rsid w:val="00FE6103"/>
    <w:rsid w:val="00FF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BA55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77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9073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07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073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073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07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7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736"/>
    <w:rPr>
      <w:rFonts w:ascii="Lucida Grande" w:hAnsi="Lucida Grande"/>
      <w:sz w:val="18"/>
      <w:szCs w:val="18"/>
    </w:rPr>
  </w:style>
  <w:style w:type="paragraph" w:customStyle="1" w:styleId="NRELReference">
    <w:name w:val="NREL_Reference"/>
    <w:qFormat/>
    <w:rsid w:val="00AA284B"/>
    <w:pPr>
      <w:spacing w:after="240"/>
    </w:pPr>
    <w:rPr>
      <w:rFonts w:ascii="Times New Roman" w:eastAsia="Times New Roman" w:hAnsi="Times New Roman" w:cs="Times New Roman"/>
      <w:color w:val="000000" w:themeColor="text1"/>
      <w:kern w:val="28"/>
    </w:rPr>
  </w:style>
  <w:style w:type="paragraph" w:styleId="Header">
    <w:name w:val="header"/>
    <w:basedOn w:val="Normal"/>
    <w:link w:val="Head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ECF"/>
  </w:style>
  <w:style w:type="paragraph" w:styleId="Footer">
    <w:name w:val="footer"/>
    <w:basedOn w:val="Normal"/>
    <w:link w:val="Foot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ECF"/>
  </w:style>
  <w:style w:type="character" w:styleId="PageNumber">
    <w:name w:val="page number"/>
    <w:basedOn w:val="DefaultParagraphFont"/>
    <w:uiPriority w:val="99"/>
    <w:semiHidden/>
    <w:unhideWhenUsed/>
    <w:rsid w:val="00286EC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77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9073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073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073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073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07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73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736"/>
    <w:rPr>
      <w:rFonts w:ascii="Lucida Grande" w:hAnsi="Lucida Grande"/>
      <w:sz w:val="18"/>
      <w:szCs w:val="18"/>
    </w:rPr>
  </w:style>
  <w:style w:type="paragraph" w:customStyle="1" w:styleId="NRELReference">
    <w:name w:val="NREL_Reference"/>
    <w:qFormat/>
    <w:rsid w:val="00AA284B"/>
    <w:pPr>
      <w:spacing w:after="240"/>
    </w:pPr>
    <w:rPr>
      <w:rFonts w:ascii="Times New Roman" w:eastAsia="Times New Roman" w:hAnsi="Times New Roman" w:cs="Times New Roman"/>
      <w:color w:val="000000" w:themeColor="text1"/>
      <w:kern w:val="28"/>
    </w:rPr>
  </w:style>
  <w:style w:type="paragraph" w:styleId="Header">
    <w:name w:val="header"/>
    <w:basedOn w:val="Normal"/>
    <w:link w:val="Head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ECF"/>
  </w:style>
  <w:style w:type="paragraph" w:styleId="Footer">
    <w:name w:val="footer"/>
    <w:basedOn w:val="Normal"/>
    <w:link w:val="FooterChar"/>
    <w:uiPriority w:val="99"/>
    <w:unhideWhenUsed/>
    <w:rsid w:val="00286EC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ECF"/>
  </w:style>
  <w:style w:type="character" w:styleId="PageNumber">
    <w:name w:val="page number"/>
    <w:basedOn w:val="DefaultParagraphFont"/>
    <w:uiPriority w:val="99"/>
    <w:semiHidden/>
    <w:unhideWhenUsed/>
    <w:rsid w:val="00286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2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1683</Words>
  <Characters>9599</Characters>
  <Application>Microsoft Macintosh Word</Application>
  <DocSecurity>4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NREL</Company>
  <LinksUpToDate>false</LinksUpToDate>
  <CharactersWithSpaces>11260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Gleason</dc:creator>
  <cp:lastModifiedBy>Michael Gleason</cp:lastModifiedBy>
  <cp:revision>2</cp:revision>
  <dcterms:created xsi:type="dcterms:W3CDTF">2015-05-08T22:59:00Z</dcterms:created>
  <dcterms:modified xsi:type="dcterms:W3CDTF">2015-05-08T22:59:00Z</dcterms:modified>
</cp:coreProperties>
</file>